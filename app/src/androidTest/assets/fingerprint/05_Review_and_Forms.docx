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tools and forms</w:t>
      </w:r>
    </w:p>
    <w:p>
      <w:r>
        <w:t>Test comments, tracked replacements, content controls, hyperlinks and document metadata. Review authors and content are fictional.</w:t>
      </w:r>
    </w:p>
    <w:p>
      <w:pPr>
        <w:pStyle w:val="Heading1"/>
      </w:pPr>
      <w:r>
        <w:t>Comments and tracked changes</w:t>
      </w:r>
    </w:p>
    <w:p>
      <w:r>
        <w:t xml:space="preserve">Review this </w:t>
      </w:r>
      <w:commentRangeStart w:id="0"/>
      <w:r>
        <w:t>specific phrase</w:t>
      </w:r>
      <w:commentRangeEnd w:id="0"/>
      <w:r>
        <w:commentReference w:id="0"/>
      </w:r>
      <w:r>
        <w:t xml:space="preserve"> and preserve the comment anchor.</w:t>
      </w:r>
    </w:p>
    <w:p>
      <w:r>
        <w:t xml:space="preserve">The delivery status is </w:t>
      </w:r>
      <w:del w:id="1" w:author="Test Reviewer" w:date="2026-09-28T09:00:00Z">
        <w:r>
          <w:delText>pending</w:delText>
        </w:r>
      </w:del>
      <w:ins w:id="2" w:author="Test Reviewer" w:date="2026-09-28T09:00:00Z">
        <w:r>
          <w:t>approved</w:t>
        </w:r>
      </w:ins>
      <w:r>
        <w:t>.</w:t>
      </w:r>
    </w:p>
    <w:p>
      <w:r>
        <w:t>Expected: Accepting changes produces “The delivery status is approved.” Rejecting changes produces “The delivery status is pending.”</w:t>
      </w:r>
    </w:p>
    <w:p>
      <w:pPr>
        <w:pStyle w:val="Heading1"/>
      </w:pPr>
      <w:r>
        <w:t>Content controls</w:t>
      </w:r>
    </w:p>
    <w:p>
      <w:r>
        <w:t xml:space="preserve">Name: </w:t>
      </w:r>
      <w:sdt>
        <w:sdtPr>
          <w:alias w:val="Name"/>
          <w:tag w:val="test_name"/>
          <w:id w:val="101"/>
          <w:text/>
        </w:sdtPr>
        <w:sdtContent>
          <w:r>
            <w:t>Enter a test name</w:t>
          </w:r>
        </w:sdtContent>
      </w:sdt>
    </w:p>
    <w:p>
      <w:r>
        <w:t xml:space="preserve">Status: </w:t>
      </w:r>
      <w:sdt>
        <w:sdtPr>
          <w:alias w:val="Status"/>
          <w:tag w:val="test_status"/>
          <w:id w:val="102"/>
          <w:dropDownList>
            <w:listItem w:displayText="Ready" w:value="Ready"/>
            <w:listItem w:displayText="Review" w:value="Review"/>
            <w:listItem w:displayText="Done" w:value="Done"/>
          </w:dropDownList>
        </w:sdtPr>
        <w:sdtContent>
          <w:r>
            <w:t>Ready</w:t>
          </w:r>
        </w:sdtContent>
      </w:sdt>
    </w:p>
    <w:p>
      <w:r>
        <w:t xml:space="preserve">Date: </w:t>
      </w:r>
      <w:sdt>
        <w:sdtPr>
          <w:alias w:val="Date"/>
          <w:tag w:val="test_date"/>
          <w:id w:val="103"/>
          <w:date w:fullDate="2026-09-28T00:00:00Z">
            <w:dateFormat w:val="yyyy-MM-dd"/>
            <w:lid w:val="en-US"/>
          </w:date>
        </w:sdtPr>
        <w:sdtContent>
          <w:r>
            <w:t>2026-09-28</w:t>
          </w:r>
        </w:sdtContent>
      </w:sdt>
    </w:p>
    <w:p>
      <w:pPr>
        <w:pStyle w:val="Heading1"/>
      </w:pPr>
      <w:r>
        <w:t>Hyperlink</w:t>
      </w:r>
    </w:p>
    <w:p>
      <w:hyperlink r:id="rId11">
        <w:r>
          <w:rPr>
            <w:color w:val="0563C1"/>
            <w:u w:val="single"/>
          </w:rPr>
          <w:t>Open example.org</w:t>
        </w:r>
      </w:hyperlink>
    </w:p>
    <w:p>
      <w:r>
        <w:t>Expected: Controls retain their values and control type. The link retains its destination. Comments are checked in the review UI, not just the printed page.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Test Reviewer" w:initials="TR" w:date="2026-09-28T09:00:00Z">
    <w:p>
      <w:r>
        <w:t>Comment test: replace this phrase, then verify that the comment stays attached.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WORD APP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org" TargetMode="External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tools and forms</dc:title>
  <dc:subject>Synthetic compatibility fixtures</dc:subject>
  <dc:creator>Word App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